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</w:pPr>
      <w:r>
        <w:t>Project update</w:t>
      </w:r>
    </w:p>
    <w:p>
      <w:r>
        <w:t xml:space="preserve">The launch is planned for </w:t>
      </w:r>
      <w:del w:id="1" w:author="Sam Reviewer" w:date="2026-09-01T10:00:00Z">
        <w:r>
          <w:delText>March</w:delText>
        </w:r>
      </w:del>
      <w:ins w:id="2" w:author="Sam Reviewer" w:date="2026-09-01T10:00:00Z">
        <w:r>
          <w:t>May</w:t>
        </w:r>
      </w:ins>
      <w:r>
        <w:t xml:space="preserve"> and the budget is </w:t>
      </w:r>
      <w:commentRangeStart w:id="0"/>
      <w:r>
        <w:t>on track</w:t>
      </w:r>
      <w:commentRangeEnd w:id="0"/>
      <w:r>
        <w:rPr>
          <w:rStyle w:val="CommentReference"/>
        </w:rPr>
        <w:commentReference w:id="0"/>
      </w:r>
      <w:r>
        <w:t>.</w:t>
      </w:r>
    </w:p>
    <w:p>
      <w:r>
        <w:t xml:space="preserve">Next step: send the plan to the team</w:t>
      </w:r>
      <w:ins w:id="3" w:author="Sam Reviewer" w:date="2026-09-01T10:05:00Z">
        <w:r>
          <w:t xml:space="preserve"> by Friday</w:t>
        </w:r>
      </w:ins>
      <w:r>
        <w:t>.</w:t>
      </w:r>
    </w:p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0" w:author="Alex Reviewer" w:date="2026-09-02T08:00:00Z" w:initials="AR">
    <w:p>
      <w:r>
        <w:t>Can you add the Q3 figure here?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style w:type="paragraph" w:styleId="Heading1">
    <w:name w:val="heading 1"/>
  </w:style>
  <w:style w:type="character" w:styleId="CommentReference">
    <w:name w:val="annotation reference"/>
  </w:style>
</w:styles>
</file>

<file path=word/_rels/document.xml.rels><?xml version="1.0"?><Relationships xmlns="http://schemas.openxmlformats.org/package/2006/relationships"><Relationship Id="rIdC" Type="http://schemas.openxmlformats.org/officeDocument/2006/relationships/comments" Target="comments.xml"/><Relationship Id="rIdS" Type="http://schemas.openxmlformats.org/officeDocument/2006/relationships/styles" Target="styles.xml"/></Relationships>
</file>